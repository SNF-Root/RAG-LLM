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12056D" w14:textId="2352E338" w:rsidR="0048558C" w:rsidRDefault="007F1DBC">
      <w:pPr>
        <w:rPr>
          <w:rFonts w:ascii="Times New Roman" w:eastAsia="Times New Roman" w:hAnsi="Times New Roman" w:cs="Times New Roman"/>
          <w:sz w:val="24"/>
          <w:szCs w:val="24"/>
        </w:rPr>
      </w:pPr>
      <w:r>
        <w:rPr>
          <w:b/>
          <w:sz w:val="24"/>
          <w:szCs w:val="24"/>
        </w:rPr>
        <w:t xml:space="preserve">Request Title:  </w:t>
      </w:r>
      <w:r>
        <w:rPr>
          <w:b/>
          <w:sz w:val="24"/>
          <w:szCs w:val="24"/>
        </w:rPr>
        <w:tab/>
      </w:r>
      <w:r w:rsidR="00010559">
        <w:rPr>
          <w:b/>
          <w:sz w:val="24"/>
          <w:szCs w:val="24"/>
        </w:rPr>
        <w:t>Aqua Regia for Surface Clean</w:t>
      </w:r>
      <w:r>
        <w:rPr>
          <w:b/>
          <w:sz w:val="24"/>
          <w:szCs w:val="24"/>
        </w:rPr>
        <w:tab/>
      </w:r>
      <w:r>
        <w:rPr>
          <w:b/>
          <w:sz w:val="24"/>
          <w:szCs w:val="24"/>
        </w:rPr>
        <w:tab/>
      </w:r>
      <w:r>
        <w:rPr>
          <w:b/>
          <w:sz w:val="24"/>
          <w:szCs w:val="24"/>
        </w:rPr>
        <w:tab/>
      </w:r>
      <w:r>
        <w:rPr>
          <w:b/>
          <w:sz w:val="24"/>
          <w:szCs w:val="24"/>
        </w:rPr>
        <w:tab/>
      </w:r>
    </w:p>
    <w:p w14:paraId="3B66F57F" w14:textId="12C15114" w:rsidR="0048558C" w:rsidRDefault="007F1DBC">
      <w:pPr>
        <w:rPr>
          <w:rFonts w:ascii="Times New Roman" w:eastAsia="Times New Roman" w:hAnsi="Times New Roman" w:cs="Times New Roman"/>
          <w:sz w:val="24"/>
          <w:szCs w:val="24"/>
        </w:rPr>
      </w:pPr>
      <w:r>
        <w:rPr>
          <w:b/>
          <w:sz w:val="24"/>
          <w:szCs w:val="24"/>
        </w:rPr>
        <w:t xml:space="preserve">Requestor: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00010559">
        <w:rPr>
          <w:rFonts w:ascii="Times New Roman" w:eastAsia="Times New Roman" w:hAnsi="Times New Roman" w:cs="Times New Roman"/>
          <w:b/>
          <w:sz w:val="24"/>
          <w:szCs w:val="24"/>
        </w:rPr>
        <w:t>Carol Huang</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010559">
        <w:rPr>
          <w:b/>
          <w:sz w:val="24"/>
          <w:szCs w:val="24"/>
        </w:rPr>
        <w:t>11/1</w:t>
      </w:r>
      <w:ins w:id="0" w:author="Microsoft Office User" w:date="2019-11-13T13:13:00Z">
        <w:r w:rsidR="00902DCF">
          <w:rPr>
            <w:b/>
            <w:sz w:val="24"/>
            <w:szCs w:val="24"/>
          </w:rPr>
          <w:t>3</w:t>
        </w:r>
      </w:ins>
      <w:bookmarkStart w:id="1" w:name="_GoBack"/>
      <w:bookmarkEnd w:id="1"/>
      <w:del w:id="2" w:author="Microsoft Office User" w:date="2019-11-13T13:13:00Z">
        <w:r w:rsidR="00010559" w:rsidDel="00902DCF">
          <w:rPr>
            <w:b/>
            <w:sz w:val="24"/>
            <w:szCs w:val="24"/>
          </w:rPr>
          <w:delText>2</w:delText>
        </w:r>
      </w:del>
      <w:r w:rsidR="00010559">
        <w:rPr>
          <w:b/>
          <w:sz w:val="24"/>
          <w:szCs w:val="24"/>
        </w:rPr>
        <w:t>/19</w:t>
      </w:r>
    </w:p>
    <w:p w14:paraId="77E4ED3D" w14:textId="77777777" w:rsidR="0048558C" w:rsidRDefault="007F1DBC">
      <w:pPr>
        <w:rPr>
          <w:sz w:val="24"/>
          <w:szCs w:val="24"/>
        </w:rPr>
      </w:pPr>
      <w:r>
        <w:rPr>
          <w:b/>
          <w:sz w:val="24"/>
          <w:szCs w:val="24"/>
        </w:rPr>
        <w:t>Non-SNF staff, please complete the following:</w:t>
      </w:r>
    </w:p>
    <w:p w14:paraId="246E30C7" w14:textId="198063AD" w:rsidR="0048558C" w:rsidRDefault="007F1DBC">
      <w:pPr>
        <w:rPr>
          <w:sz w:val="24"/>
          <w:szCs w:val="24"/>
        </w:rPr>
      </w:pPr>
      <w:r>
        <w:rPr>
          <w:b/>
          <w:sz w:val="24"/>
          <w:szCs w:val="24"/>
        </w:rPr>
        <w:t>Badger ID:</w:t>
      </w:r>
      <w:r>
        <w:rPr>
          <w:b/>
          <w:sz w:val="24"/>
          <w:szCs w:val="24"/>
        </w:rPr>
        <w:tab/>
      </w:r>
      <w:r>
        <w:rPr>
          <w:b/>
          <w:sz w:val="24"/>
          <w:szCs w:val="24"/>
        </w:rPr>
        <w:tab/>
      </w:r>
      <w:r>
        <w:rPr>
          <w:b/>
          <w:sz w:val="24"/>
          <w:szCs w:val="24"/>
        </w:rPr>
        <w:tab/>
      </w:r>
      <w:r w:rsidR="00010559">
        <w:rPr>
          <w:b/>
          <w:sz w:val="24"/>
          <w:szCs w:val="24"/>
        </w:rPr>
        <w:t>chuang@ganworks.com</w:t>
      </w:r>
      <w:r>
        <w:rPr>
          <w:b/>
          <w:sz w:val="24"/>
          <w:szCs w:val="24"/>
        </w:rPr>
        <w:tab/>
      </w:r>
    </w:p>
    <w:p w14:paraId="32520043" w14:textId="64B8CB4E" w:rsidR="0048558C" w:rsidRDefault="007F1DBC">
      <w:pPr>
        <w:rPr>
          <w:sz w:val="24"/>
          <w:szCs w:val="24"/>
        </w:rPr>
      </w:pPr>
      <w:r>
        <w:rPr>
          <w:b/>
          <w:sz w:val="24"/>
          <w:szCs w:val="24"/>
        </w:rPr>
        <w:t>Company name/PI:</w:t>
      </w:r>
      <w:ins w:id="3" w:author="Microsoft Office User" w:date="2019-11-13T13:10:00Z">
        <w:r w:rsidR="00104528">
          <w:rPr>
            <w:b/>
            <w:sz w:val="24"/>
            <w:szCs w:val="24"/>
          </w:rPr>
          <w:t xml:space="preserve">                 </w:t>
        </w:r>
      </w:ins>
      <w:r>
        <w:rPr>
          <w:b/>
          <w:sz w:val="24"/>
          <w:szCs w:val="24"/>
        </w:rPr>
        <w:t xml:space="preserve"> </w:t>
      </w:r>
      <w:proofErr w:type="spellStart"/>
      <w:r w:rsidR="00010559">
        <w:rPr>
          <w:b/>
          <w:sz w:val="24"/>
          <w:szCs w:val="24"/>
        </w:rPr>
        <w:t>Ga</w:t>
      </w:r>
      <w:ins w:id="4" w:author="Rafael Aldaz" w:date="2019-11-13T09:27:00Z">
        <w:r w:rsidR="00386CAC">
          <w:rPr>
            <w:b/>
            <w:sz w:val="24"/>
            <w:szCs w:val="24"/>
          </w:rPr>
          <w:t>N</w:t>
        </w:r>
      </w:ins>
      <w:r w:rsidR="00010559">
        <w:rPr>
          <w:b/>
          <w:sz w:val="24"/>
          <w:szCs w:val="24"/>
        </w:rPr>
        <w:t>Works</w:t>
      </w:r>
      <w:proofErr w:type="spellEnd"/>
    </w:p>
    <w:p w14:paraId="0EE0C623" w14:textId="77777777" w:rsidR="0048558C" w:rsidRDefault="007F1DBC">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601DDE3E" w14:textId="77777777" w:rsidR="0048558C" w:rsidRDefault="0048558C">
      <w:pPr>
        <w:rPr>
          <w:rFonts w:ascii="Times New Roman" w:eastAsia="Times New Roman" w:hAnsi="Times New Roman" w:cs="Times New Roman"/>
          <w:sz w:val="24"/>
          <w:szCs w:val="24"/>
        </w:rPr>
      </w:pPr>
    </w:p>
    <w:p w14:paraId="6C9D95CC" w14:textId="154E58D0" w:rsidR="00010559" w:rsidRPr="00010559" w:rsidRDefault="007F1DBC" w:rsidP="00010559">
      <w:pPr>
        <w:numPr>
          <w:ilvl w:val="0"/>
          <w:numId w:val="1"/>
        </w:numPr>
        <w:rPr>
          <w:color w:val="0070C0"/>
          <w:sz w:val="24"/>
          <w:szCs w:val="24"/>
        </w:rPr>
      </w:pPr>
      <w:r>
        <w:rPr>
          <w:b/>
          <w:sz w:val="24"/>
          <w:szCs w:val="24"/>
        </w:rPr>
        <w:t xml:space="preserve">The chemical or material. </w:t>
      </w:r>
      <w:r w:rsidR="00010559">
        <w:rPr>
          <w:b/>
          <w:sz w:val="24"/>
          <w:szCs w:val="24"/>
        </w:rPr>
        <w:br/>
      </w:r>
      <w:r w:rsidR="00010559" w:rsidRPr="00010559">
        <w:rPr>
          <w:bCs/>
          <w:color w:val="0070C0"/>
          <w:sz w:val="24"/>
          <w:szCs w:val="24"/>
        </w:rPr>
        <w:t xml:space="preserve">Aqua Regia: </w:t>
      </w:r>
      <w:r w:rsidR="00F12E16">
        <w:rPr>
          <w:bCs/>
          <w:color w:val="0070C0"/>
          <w:sz w:val="24"/>
          <w:szCs w:val="24"/>
        </w:rPr>
        <w:t xml:space="preserve">Mixture of </w:t>
      </w:r>
      <w:r w:rsidR="00262013">
        <w:rPr>
          <w:bCs/>
          <w:color w:val="0070C0"/>
          <w:sz w:val="24"/>
          <w:szCs w:val="24"/>
        </w:rPr>
        <w:t xml:space="preserve">37% </w:t>
      </w:r>
      <w:r w:rsidR="00010559" w:rsidRPr="00010559">
        <w:rPr>
          <w:bCs/>
          <w:color w:val="0070C0"/>
          <w:sz w:val="24"/>
          <w:szCs w:val="24"/>
        </w:rPr>
        <w:t xml:space="preserve">Hydrochloric Acid/Nitric Acid (3:1) </w:t>
      </w:r>
    </w:p>
    <w:p w14:paraId="5E4F7B6F" w14:textId="445E317E" w:rsidR="00010559" w:rsidRPr="00010559" w:rsidRDefault="007F1DBC" w:rsidP="00010559">
      <w:pPr>
        <w:ind w:left="360"/>
        <w:rPr>
          <w:sz w:val="24"/>
          <w:szCs w:val="24"/>
        </w:rPr>
      </w:pP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8">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6235FF30" w14:textId="2BFC2A24" w:rsidR="0048558C" w:rsidRDefault="007F1DBC">
      <w:pPr>
        <w:numPr>
          <w:ilvl w:val="0"/>
          <w:numId w:val="1"/>
        </w:numPr>
        <w:rPr>
          <w:sz w:val="24"/>
          <w:szCs w:val="24"/>
        </w:rPr>
      </w:pPr>
      <w:r>
        <w:rPr>
          <w:b/>
          <w:sz w:val="24"/>
          <w:szCs w:val="24"/>
        </w:rPr>
        <w:t>Vendor/manufacturer info:</w:t>
      </w:r>
      <w:r>
        <w:rPr>
          <w:sz w:val="24"/>
          <w:szCs w:val="24"/>
        </w:rPr>
        <w:t xml:space="preserve"> address and phone number, website URL.</w:t>
      </w:r>
    </w:p>
    <w:p w14:paraId="03E96593" w14:textId="7FA1C768" w:rsidR="00F12E16" w:rsidRDefault="00F12E16" w:rsidP="00F12E16">
      <w:pPr>
        <w:ind w:left="360"/>
        <w:rPr>
          <w:sz w:val="24"/>
          <w:szCs w:val="24"/>
        </w:rPr>
      </w:pPr>
      <w:r w:rsidRPr="00010559">
        <w:rPr>
          <w:bCs/>
          <w:color w:val="0070C0"/>
          <w:sz w:val="24"/>
          <w:szCs w:val="24"/>
        </w:rPr>
        <w:t>Hydrochloric Acid</w:t>
      </w:r>
      <w:r>
        <w:rPr>
          <w:bCs/>
          <w:color w:val="0070C0"/>
          <w:sz w:val="24"/>
          <w:szCs w:val="24"/>
        </w:rPr>
        <w:t xml:space="preserve"> 37% and </w:t>
      </w:r>
      <w:r w:rsidRPr="00010559">
        <w:rPr>
          <w:bCs/>
          <w:color w:val="0070C0"/>
          <w:sz w:val="24"/>
          <w:szCs w:val="24"/>
        </w:rPr>
        <w:t>Nitric Acid</w:t>
      </w:r>
      <w:r w:rsidR="00262013">
        <w:rPr>
          <w:bCs/>
          <w:color w:val="0070C0"/>
          <w:sz w:val="24"/>
          <w:szCs w:val="24"/>
        </w:rPr>
        <w:t>, both</w:t>
      </w:r>
      <w:r>
        <w:rPr>
          <w:bCs/>
          <w:color w:val="0070C0"/>
          <w:sz w:val="24"/>
          <w:szCs w:val="24"/>
        </w:rPr>
        <w:t xml:space="preserve"> in stock at SNF</w:t>
      </w:r>
    </w:p>
    <w:p w14:paraId="4C8BBF5C" w14:textId="606E9470" w:rsidR="0048558C" w:rsidRDefault="007F1DBC">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0D417C56" w14:textId="5986C203" w:rsidR="00010559" w:rsidRPr="00010559" w:rsidRDefault="00262013" w:rsidP="00010559">
      <w:pPr>
        <w:ind w:left="360"/>
        <w:rPr>
          <w:bCs/>
          <w:color w:val="0070C0"/>
          <w:sz w:val="24"/>
          <w:szCs w:val="24"/>
        </w:rPr>
      </w:pPr>
      <w:r>
        <w:rPr>
          <w:bCs/>
          <w:color w:val="0070C0"/>
          <w:sz w:val="24"/>
          <w:szCs w:val="24"/>
        </w:rPr>
        <w:t>A</w:t>
      </w:r>
      <w:r w:rsidR="00010559">
        <w:rPr>
          <w:bCs/>
          <w:color w:val="0070C0"/>
          <w:sz w:val="24"/>
          <w:szCs w:val="24"/>
        </w:rPr>
        <w:t xml:space="preserve">qua regia </w:t>
      </w:r>
      <w:r>
        <w:rPr>
          <w:bCs/>
          <w:color w:val="0070C0"/>
          <w:sz w:val="24"/>
          <w:szCs w:val="24"/>
        </w:rPr>
        <w:t xml:space="preserve">is a </w:t>
      </w:r>
      <w:proofErr w:type="spellStart"/>
      <w:proofErr w:type="gramStart"/>
      <w:r>
        <w:rPr>
          <w:bCs/>
          <w:color w:val="0070C0"/>
          <w:sz w:val="24"/>
          <w:szCs w:val="24"/>
        </w:rPr>
        <w:t>well known</w:t>
      </w:r>
      <w:proofErr w:type="spellEnd"/>
      <w:proofErr w:type="gramEnd"/>
      <w:r>
        <w:rPr>
          <w:bCs/>
          <w:color w:val="0070C0"/>
          <w:sz w:val="24"/>
          <w:szCs w:val="24"/>
        </w:rPr>
        <w:t xml:space="preserve"> </w:t>
      </w:r>
      <w:r w:rsidR="00010559">
        <w:rPr>
          <w:bCs/>
          <w:color w:val="0070C0"/>
          <w:sz w:val="24"/>
          <w:szCs w:val="24"/>
        </w:rPr>
        <w:t xml:space="preserve">surface treatment for </w:t>
      </w:r>
      <w:proofErr w:type="spellStart"/>
      <w:r w:rsidR="00010559">
        <w:rPr>
          <w:bCs/>
          <w:color w:val="0070C0"/>
          <w:sz w:val="24"/>
          <w:szCs w:val="24"/>
        </w:rPr>
        <w:t>GaN</w:t>
      </w:r>
      <w:proofErr w:type="spellEnd"/>
      <w:r w:rsidR="00010559">
        <w:rPr>
          <w:bCs/>
          <w:color w:val="0070C0"/>
          <w:sz w:val="24"/>
          <w:szCs w:val="24"/>
        </w:rPr>
        <w:t xml:space="preserve"> post MOCVD growth</w:t>
      </w:r>
      <w:r w:rsidR="00F12E16">
        <w:rPr>
          <w:bCs/>
          <w:color w:val="0070C0"/>
          <w:sz w:val="24"/>
          <w:szCs w:val="24"/>
        </w:rPr>
        <w:t xml:space="preserve"> to remove surface oxide and </w:t>
      </w:r>
      <w:r>
        <w:rPr>
          <w:bCs/>
          <w:color w:val="0070C0"/>
          <w:sz w:val="24"/>
          <w:szCs w:val="24"/>
        </w:rPr>
        <w:t>help achieve low and consistent contact resistance</w:t>
      </w:r>
      <w:r w:rsidR="00F12E16">
        <w:rPr>
          <w:bCs/>
          <w:color w:val="0070C0"/>
          <w:sz w:val="24"/>
          <w:szCs w:val="24"/>
        </w:rPr>
        <w:t>.</w:t>
      </w:r>
    </w:p>
    <w:p w14:paraId="28390DFB" w14:textId="68AFEDFD" w:rsidR="0048558C" w:rsidRDefault="007F1DBC">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w:t>
      </w:r>
      <w:r>
        <w:rPr>
          <w:sz w:val="24"/>
          <w:szCs w:val="24"/>
        </w:rPr>
        <w:lastRenderedPageBreak/>
        <w:t xml:space="preserve">into a "clean" tool, the material should MOS grade or better. </w:t>
      </w:r>
    </w:p>
    <w:p w14:paraId="197C2498" w14:textId="0C8CC520" w:rsidR="003532D2" w:rsidRDefault="003532D2" w:rsidP="003532D2">
      <w:pPr>
        <w:pStyle w:val="ListParagraph"/>
        <w:numPr>
          <w:ilvl w:val="0"/>
          <w:numId w:val="2"/>
        </w:numPr>
        <w:rPr>
          <w:bCs/>
          <w:color w:val="0070C0"/>
          <w:sz w:val="24"/>
          <w:szCs w:val="24"/>
        </w:rPr>
      </w:pPr>
      <w:r w:rsidRPr="003532D2">
        <w:rPr>
          <w:bCs/>
          <w:color w:val="0070C0"/>
          <w:sz w:val="24"/>
          <w:szCs w:val="24"/>
        </w:rPr>
        <w:t>RTA Annea</w:t>
      </w:r>
      <w:r>
        <w:rPr>
          <w:bCs/>
          <w:color w:val="0070C0"/>
          <w:sz w:val="24"/>
          <w:szCs w:val="24"/>
        </w:rPr>
        <w:t xml:space="preserve">l </w:t>
      </w:r>
      <w:r w:rsidRPr="003532D2">
        <w:rPr>
          <w:bCs/>
          <w:color w:val="0070C0"/>
          <w:sz w:val="24"/>
          <w:szCs w:val="24"/>
        </w:rPr>
        <w:sym w:font="Wingdings" w:char="F0E0"/>
      </w:r>
      <w:r>
        <w:rPr>
          <w:bCs/>
          <w:color w:val="0070C0"/>
          <w:sz w:val="24"/>
          <w:szCs w:val="24"/>
        </w:rPr>
        <w:t xml:space="preserve"> Aqua Regia surface clean in beaker at </w:t>
      </w:r>
      <w:proofErr w:type="spellStart"/>
      <w:r>
        <w:rPr>
          <w:bCs/>
          <w:color w:val="0070C0"/>
          <w:sz w:val="24"/>
          <w:szCs w:val="24"/>
        </w:rPr>
        <w:t>wbflexcorr</w:t>
      </w:r>
      <w:proofErr w:type="spellEnd"/>
      <w:r>
        <w:rPr>
          <w:bCs/>
          <w:color w:val="0070C0"/>
          <w:sz w:val="24"/>
          <w:szCs w:val="24"/>
        </w:rPr>
        <w:t xml:space="preserve"> </w:t>
      </w:r>
      <w:r w:rsidRPr="003532D2">
        <w:rPr>
          <w:bCs/>
          <w:color w:val="0070C0"/>
          <w:sz w:val="24"/>
          <w:szCs w:val="24"/>
        </w:rPr>
        <w:sym w:font="Wingdings" w:char="F0E0"/>
      </w:r>
      <w:r>
        <w:rPr>
          <w:bCs/>
          <w:color w:val="0070C0"/>
          <w:sz w:val="24"/>
          <w:szCs w:val="24"/>
        </w:rPr>
        <w:t xml:space="preserve"> BOE at </w:t>
      </w:r>
      <w:proofErr w:type="spellStart"/>
      <w:r>
        <w:rPr>
          <w:bCs/>
          <w:color w:val="0070C0"/>
          <w:sz w:val="24"/>
          <w:szCs w:val="24"/>
        </w:rPr>
        <w:t>wbflexcorr</w:t>
      </w:r>
      <w:proofErr w:type="spellEnd"/>
      <w:r>
        <w:rPr>
          <w:bCs/>
          <w:color w:val="0070C0"/>
          <w:sz w:val="24"/>
          <w:szCs w:val="24"/>
        </w:rPr>
        <w:t xml:space="preserve"> </w:t>
      </w:r>
      <w:r w:rsidRPr="003532D2">
        <w:rPr>
          <w:bCs/>
          <w:color w:val="0070C0"/>
          <w:sz w:val="24"/>
          <w:szCs w:val="24"/>
        </w:rPr>
        <w:sym w:font="Wingdings" w:char="F0E0"/>
      </w:r>
      <w:r>
        <w:rPr>
          <w:bCs/>
          <w:color w:val="0070C0"/>
          <w:sz w:val="24"/>
          <w:szCs w:val="24"/>
        </w:rPr>
        <w:t xml:space="preserve"> Metal Evaporation</w:t>
      </w:r>
    </w:p>
    <w:p w14:paraId="2FDA1CB1" w14:textId="325C7511" w:rsidR="0048558C" w:rsidRPr="00B91EF6" w:rsidRDefault="003532D2" w:rsidP="00B91EF6">
      <w:pPr>
        <w:pStyle w:val="ListParagraph"/>
        <w:numPr>
          <w:ilvl w:val="0"/>
          <w:numId w:val="2"/>
        </w:numPr>
        <w:rPr>
          <w:bCs/>
          <w:color w:val="0070C0"/>
          <w:sz w:val="24"/>
          <w:szCs w:val="24"/>
        </w:rPr>
      </w:pPr>
      <w:r>
        <w:rPr>
          <w:bCs/>
          <w:color w:val="0070C0"/>
          <w:sz w:val="24"/>
          <w:szCs w:val="24"/>
        </w:rPr>
        <w:t xml:space="preserve">RTA Anneal </w:t>
      </w:r>
      <w:r w:rsidRPr="003532D2">
        <w:rPr>
          <w:bCs/>
          <w:color w:val="0070C0"/>
          <w:sz w:val="24"/>
          <w:szCs w:val="24"/>
        </w:rPr>
        <w:sym w:font="Wingdings" w:char="F0E0"/>
      </w:r>
      <w:r>
        <w:rPr>
          <w:bCs/>
          <w:color w:val="0070C0"/>
          <w:sz w:val="24"/>
          <w:szCs w:val="24"/>
        </w:rPr>
        <w:t xml:space="preserve"> Aqua Regia surface clean in beaker at </w:t>
      </w:r>
      <w:proofErr w:type="spellStart"/>
      <w:r>
        <w:rPr>
          <w:bCs/>
          <w:color w:val="0070C0"/>
          <w:sz w:val="24"/>
          <w:szCs w:val="24"/>
        </w:rPr>
        <w:t>wbflexcorr</w:t>
      </w:r>
      <w:proofErr w:type="spellEnd"/>
      <w:r>
        <w:rPr>
          <w:bCs/>
          <w:color w:val="0070C0"/>
          <w:sz w:val="24"/>
          <w:szCs w:val="24"/>
        </w:rPr>
        <w:t xml:space="preserve"> </w:t>
      </w:r>
      <w:r w:rsidRPr="003532D2">
        <w:rPr>
          <w:bCs/>
          <w:color w:val="0070C0"/>
          <w:sz w:val="24"/>
          <w:szCs w:val="24"/>
        </w:rPr>
        <w:sym w:font="Wingdings" w:char="F0E0"/>
      </w:r>
      <w:r>
        <w:rPr>
          <w:bCs/>
          <w:color w:val="0070C0"/>
          <w:sz w:val="24"/>
          <w:szCs w:val="24"/>
        </w:rPr>
        <w:t xml:space="preserve"> Yes Oven </w:t>
      </w:r>
      <w:r w:rsidRPr="003532D2">
        <w:rPr>
          <w:bCs/>
          <w:color w:val="0070C0"/>
          <w:sz w:val="24"/>
          <w:szCs w:val="24"/>
        </w:rPr>
        <w:sym w:font="Wingdings" w:char="F0E0"/>
      </w:r>
      <w:r>
        <w:rPr>
          <w:bCs/>
          <w:color w:val="0070C0"/>
          <w:sz w:val="24"/>
          <w:szCs w:val="24"/>
        </w:rPr>
        <w:t xml:space="preserve"> headway </w:t>
      </w:r>
      <w:r w:rsidRPr="003532D2">
        <w:rPr>
          <w:bCs/>
          <w:color w:val="0070C0"/>
          <w:sz w:val="24"/>
          <w:szCs w:val="24"/>
        </w:rPr>
        <w:sym w:font="Wingdings" w:char="F0E0"/>
      </w:r>
      <w:r>
        <w:rPr>
          <w:bCs/>
          <w:color w:val="0070C0"/>
          <w:sz w:val="24"/>
          <w:szCs w:val="24"/>
        </w:rPr>
        <w:t xml:space="preserve"> Karl </w:t>
      </w:r>
      <w:proofErr w:type="spellStart"/>
      <w:r>
        <w:rPr>
          <w:bCs/>
          <w:color w:val="0070C0"/>
          <w:sz w:val="24"/>
          <w:szCs w:val="24"/>
        </w:rPr>
        <w:t>Suss</w:t>
      </w:r>
      <w:proofErr w:type="spellEnd"/>
      <w:r>
        <w:rPr>
          <w:bCs/>
          <w:color w:val="0070C0"/>
          <w:sz w:val="24"/>
          <w:szCs w:val="24"/>
        </w:rPr>
        <w:t xml:space="preserve"> </w:t>
      </w:r>
      <w:r w:rsidRPr="003532D2">
        <w:rPr>
          <w:bCs/>
          <w:color w:val="0070C0"/>
          <w:sz w:val="24"/>
          <w:szCs w:val="24"/>
        </w:rPr>
        <w:sym w:font="Wingdings" w:char="F0E0"/>
      </w:r>
      <w:r>
        <w:rPr>
          <w:bCs/>
          <w:color w:val="0070C0"/>
          <w:sz w:val="24"/>
          <w:szCs w:val="24"/>
        </w:rPr>
        <w:t xml:space="preserve"> develop bench </w:t>
      </w:r>
      <w:r w:rsidRPr="003532D2">
        <w:rPr>
          <w:bCs/>
          <w:color w:val="0070C0"/>
          <w:sz w:val="24"/>
          <w:szCs w:val="24"/>
        </w:rPr>
        <w:sym w:font="Wingdings" w:char="F0E0"/>
      </w:r>
      <w:r>
        <w:rPr>
          <w:bCs/>
          <w:color w:val="0070C0"/>
          <w:sz w:val="24"/>
          <w:szCs w:val="24"/>
        </w:rPr>
        <w:t xml:space="preserve"> BOE at </w:t>
      </w:r>
      <w:proofErr w:type="spellStart"/>
      <w:r>
        <w:rPr>
          <w:bCs/>
          <w:color w:val="0070C0"/>
          <w:sz w:val="24"/>
          <w:szCs w:val="24"/>
        </w:rPr>
        <w:t>wbflexcorr</w:t>
      </w:r>
      <w:proofErr w:type="spellEnd"/>
      <w:r>
        <w:rPr>
          <w:bCs/>
          <w:color w:val="0070C0"/>
          <w:sz w:val="24"/>
          <w:szCs w:val="24"/>
        </w:rPr>
        <w:t xml:space="preserve"> </w:t>
      </w:r>
      <w:r w:rsidRPr="003532D2">
        <w:rPr>
          <w:bCs/>
          <w:color w:val="0070C0"/>
          <w:sz w:val="24"/>
          <w:szCs w:val="24"/>
        </w:rPr>
        <w:sym w:font="Wingdings" w:char="F0E0"/>
      </w:r>
      <w:r>
        <w:rPr>
          <w:bCs/>
          <w:color w:val="0070C0"/>
          <w:sz w:val="24"/>
          <w:szCs w:val="24"/>
        </w:rPr>
        <w:t xml:space="preserve"> Metal Evaporation </w:t>
      </w:r>
      <w:r w:rsidRPr="003532D2">
        <w:rPr>
          <w:bCs/>
          <w:color w:val="0070C0"/>
          <w:sz w:val="24"/>
          <w:szCs w:val="24"/>
        </w:rPr>
        <w:sym w:font="Wingdings" w:char="F0E0"/>
      </w:r>
      <w:r>
        <w:rPr>
          <w:bCs/>
          <w:color w:val="0070C0"/>
          <w:sz w:val="24"/>
          <w:szCs w:val="24"/>
        </w:rPr>
        <w:t xml:space="preserve"> liftoff at </w:t>
      </w:r>
      <w:proofErr w:type="spellStart"/>
      <w:r>
        <w:rPr>
          <w:bCs/>
          <w:color w:val="0070C0"/>
          <w:sz w:val="24"/>
          <w:szCs w:val="24"/>
        </w:rPr>
        <w:t>wbflexsolv</w:t>
      </w:r>
      <w:proofErr w:type="spellEnd"/>
    </w:p>
    <w:p w14:paraId="5D8B8937" w14:textId="358711A3" w:rsidR="0048558C" w:rsidRDefault="007F1DBC">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19BC6153" w14:textId="7C967427" w:rsidR="00010559" w:rsidRPr="00B91EF6" w:rsidRDefault="00010559" w:rsidP="00B91EF6">
      <w:pPr>
        <w:ind w:left="360"/>
        <w:rPr>
          <w:color w:val="0070C0"/>
          <w:sz w:val="24"/>
          <w:szCs w:val="24"/>
        </w:rPr>
      </w:pPr>
      <w:r w:rsidRPr="00010559">
        <w:rPr>
          <w:color w:val="0070C0"/>
          <w:sz w:val="24"/>
          <w:szCs w:val="24"/>
        </w:rPr>
        <w:t>We will mix hydrochloric acid 37% with nitric acid (3:1) in a 500ml beaker</w:t>
      </w:r>
    </w:p>
    <w:p w14:paraId="4D1BF7CB" w14:textId="32F2F7CD" w:rsidR="0048558C" w:rsidRDefault="007F1DBC">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9">
        <w:r>
          <w:rPr>
            <w:color w:val="0000FF"/>
            <w:sz w:val="24"/>
            <w:szCs w:val="24"/>
            <w:u w:val="single"/>
          </w:rPr>
          <w:t>Storage groups</w:t>
        </w:r>
      </w:hyperlink>
      <w:r>
        <w:rPr>
          <w:sz w:val="24"/>
          <w:szCs w:val="24"/>
        </w:rPr>
        <w:t xml:space="preserve"> A, B, D and L are stored in the yellow solvent cabinet in the furnace support area, while </w:t>
      </w:r>
      <w:hyperlink r:id="rId10">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2E194239" w14:textId="10CD16A7" w:rsidR="00B91EF6" w:rsidRDefault="00B91EF6" w:rsidP="00B91EF6">
      <w:pPr>
        <w:ind w:left="360"/>
        <w:rPr>
          <w:sz w:val="24"/>
          <w:szCs w:val="24"/>
        </w:rPr>
      </w:pPr>
      <w:r w:rsidRPr="00010559">
        <w:rPr>
          <w:bCs/>
          <w:color w:val="0070C0"/>
          <w:sz w:val="24"/>
          <w:szCs w:val="24"/>
        </w:rPr>
        <w:t>Aqua Regia</w:t>
      </w:r>
      <w:r>
        <w:rPr>
          <w:bCs/>
          <w:color w:val="0070C0"/>
          <w:sz w:val="24"/>
          <w:szCs w:val="24"/>
        </w:rPr>
        <w:t xml:space="preserve"> mixture will not be stored</w:t>
      </w:r>
    </w:p>
    <w:p w14:paraId="7EFD8925" w14:textId="0E1F55E6" w:rsidR="003024D2" w:rsidRPr="003024D2" w:rsidRDefault="007F1DBC" w:rsidP="003024D2">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1">
        <w:r>
          <w:rPr>
            <w:color w:val="0000FF"/>
            <w:sz w:val="24"/>
            <w:szCs w:val="24"/>
            <w:u w:val="single"/>
          </w:rPr>
          <w:t>SNF Lab members Safety Manual</w:t>
        </w:r>
      </w:hyperlink>
      <w:r>
        <w:rPr>
          <w:sz w:val="24"/>
          <w:szCs w:val="24"/>
        </w:rPr>
        <w:t xml:space="preserve"> for the different methods of waste disposal that are available in the lab. </w:t>
      </w:r>
      <w:r w:rsidR="003024D2">
        <w:rPr>
          <w:sz w:val="24"/>
          <w:szCs w:val="24"/>
        </w:rPr>
        <w:br/>
      </w:r>
      <w:r w:rsidR="003024D2">
        <w:rPr>
          <w:sz w:val="24"/>
          <w:szCs w:val="24"/>
        </w:rPr>
        <w:br/>
      </w:r>
      <w:r w:rsidR="003024D2" w:rsidRPr="003024D2">
        <w:rPr>
          <w:bCs/>
          <w:color w:val="0070C0"/>
          <w:sz w:val="24"/>
          <w:szCs w:val="24"/>
        </w:rPr>
        <w:t xml:space="preserve">Aqua Regia waste will be disposed using aspirator in the </w:t>
      </w:r>
      <w:proofErr w:type="spellStart"/>
      <w:r w:rsidR="003024D2" w:rsidRPr="003024D2">
        <w:rPr>
          <w:bCs/>
          <w:color w:val="0070C0"/>
          <w:sz w:val="24"/>
          <w:szCs w:val="24"/>
        </w:rPr>
        <w:t>wbflexcorr</w:t>
      </w:r>
      <w:proofErr w:type="spellEnd"/>
      <w:r w:rsidR="003024D2" w:rsidRPr="003024D2">
        <w:rPr>
          <w:bCs/>
          <w:color w:val="0070C0"/>
          <w:sz w:val="24"/>
          <w:szCs w:val="24"/>
        </w:rPr>
        <w:t xml:space="preserve"> bench once the</w:t>
      </w:r>
      <w:r w:rsidR="003024D2">
        <w:rPr>
          <w:bCs/>
          <w:color w:val="0070C0"/>
          <w:sz w:val="24"/>
          <w:szCs w:val="24"/>
        </w:rPr>
        <w:t xml:space="preserve"> chemical reaction is done and chemical is cooled</w:t>
      </w:r>
    </w:p>
    <w:p w14:paraId="1D2B9C74" w14:textId="77777777" w:rsidR="003024D2" w:rsidRDefault="003024D2" w:rsidP="003024D2">
      <w:pPr>
        <w:pBdr>
          <w:bottom w:val="single" w:sz="12" w:space="1" w:color="000000"/>
        </w:pBdr>
        <w:rPr>
          <w:sz w:val="24"/>
          <w:szCs w:val="24"/>
        </w:rPr>
      </w:pPr>
    </w:p>
    <w:p w14:paraId="606EE065" w14:textId="77777777" w:rsidR="0048558C" w:rsidRDefault="0048558C">
      <w:pPr>
        <w:rPr>
          <w:rFonts w:ascii="Times New Roman" w:eastAsia="Times New Roman" w:hAnsi="Times New Roman" w:cs="Times New Roman"/>
          <w:sz w:val="24"/>
          <w:szCs w:val="24"/>
        </w:rPr>
      </w:pPr>
    </w:p>
    <w:p w14:paraId="18A364B3" w14:textId="77777777" w:rsidR="0048558C" w:rsidRDefault="007F1DBC">
      <w:pPr>
        <w:rPr>
          <w:sz w:val="24"/>
          <w:szCs w:val="24"/>
        </w:rPr>
      </w:pPr>
      <w:r>
        <w:rPr>
          <w:b/>
          <w:sz w:val="24"/>
          <w:szCs w:val="24"/>
        </w:rPr>
        <w:t>To be completed by the PROM COMMITTEE:</w:t>
      </w:r>
    </w:p>
    <w:p w14:paraId="4F5AF0FB" w14:textId="77777777" w:rsidR="0048558C" w:rsidRDefault="007F1DBC">
      <w:pPr>
        <w:rPr>
          <w:sz w:val="24"/>
          <w:szCs w:val="24"/>
        </w:rPr>
      </w:pPr>
      <w:r>
        <w:rPr>
          <w:sz w:val="24"/>
          <w:szCs w:val="24"/>
        </w:rPr>
        <w:t>Special handling requirements:</w:t>
      </w:r>
    </w:p>
    <w:p w14:paraId="6EDBB1BC" w14:textId="77777777" w:rsidR="0048558C" w:rsidRDefault="0048558C">
      <w:pPr>
        <w:rPr>
          <w:sz w:val="24"/>
          <w:szCs w:val="24"/>
        </w:rPr>
      </w:pPr>
    </w:p>
    <w:p w14:paraId="7D3E705B" w14:textId="77777777" w:rsidR="0048558C" w:rsidRDefault="007F1DBC">
      <w:pPr>
        <w:rPr>
          <w:sz w:val="24"/>
          <w:szCs w:val="24"/>
        </w:rPr>
      </w:pPr>
      <w:r>
        <w:rPr>
          <w:sz w:val="24"/>
          <w:szCs w:val="24"/>
        </w:rPr>
        <w:lastRenderedPageBreak/>
        <w:t>On-going approval or staff interaction requirements:</w:t>
      </w:r>
    </w:p>
    <w:p w14:paraId="5F694506" w14:textId="77777777" w:rsidR="0048558C" w:rsidRDefault="0048558C">
      <w:pPr>
        <w:rPr>
          <w:rFonts w:ascii="Times New Roman" w:eastAsia="Times New Roman" w:hAnsi="Times New Roman" w:cs="Times New Roman"/>
          <w:sz w:val="24"/>
          <w:szCs w:val="24"/>
        </w:rPr>
      </w:pPr>
    </w:p>
    <w:p w14:paraId="6489DBA8" w14:textId="77777777" w:rsidR="0048558C" w:rsidRDefault="007F1DBC">
      <w:pPr>
        <w:rPr>
          <w:rFonts w:ascii="Times New Roman" w:eastAsia="Times New Roman" w:hAnsi="Times New Roman" w:cs="Times New Roman"/>
          <w:sz w:val="24"/>
          <w:szCs w:val="24"/>
        </w:rPr>
      </w:pPr>
      <w:r>
        <w:rPr>
          <w:sz w:val="24"/>
          <w:szCs w:val="24"/>
        </w:rPr>
        <w:t>Approved By/Date:</w:t>
      </w:r>
    </w:p>
    <w:sectPr w:rsidR="0048558C">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6B4026" w14:textId="77777777" w:rsidR="008114E8" w:rsidRDefault="008114E8">
      <w:pPr>
        <w:spacing w:after="0" w:line="240" w:lineRule="auto"/>
      </w:pPr>
      <w:r>
        <w:separator/>
      </w:r>
    </w:p>
  </w:endnote>
  <w:endnote w:type="continuationSeparator" w:id="0">
    <w:p w14:paraId="6BA46A92" w14:textId="77777777" w:rsidR="008114E8" w:rsidRDefault="008114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99B0CF" w14:textId="77777777" w:rsidR="0048558C" w:rsidRDefault="007F1DBC">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010559">
      <w:rPr>
        <w:noProof/>
        <w:color w:val="000000"/>
      </w:rPr>
      <w:t>1</w:t>
    </w:r>
    <w:r>
      <w:rPr>
        <w:color w:val="000000"/>
      </w:rPr>
      <w:fldChar w:fldCharType="end"/>
    </w:r>
  </w:p>
  <w:p w14:paraId="7620DB79" w14:textId="77777777" w:rsidR="0048558C" w:rsidRDefault="007F1DBC">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C16343" w14:textId="77777777" w:rsidR="008114E8" w:rsidRDefault="008114E8">
      <w:pPr>
        <w:spacing w:after="0" w:line="240" w:lineRule="auto"/>
      </w:pPr>
      <w:r>
        <w:separator/>
      </w:r>
    </w:p>
  </w:footnote>
  <w:footnote w:type="continuationSeparator" w:id="0">
    <w:p w14:paraId="4155E5F9" w14:textId="77777777" w:rsidR="008114E8" w:rsidRDefault="008114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66C7A0" w14:textId="77777777" w:rsidR="0048558C" w:rsidRDefault="007F1DBC">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75946237" wp14:editId="5888BD35">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570523C2" w14:textId="77777777" w:rsidR="0048558C" w:rsidRDefault="0048558C">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4A63C0"/>
    <w:multiLevelType w:val="multilevel"/>
    <w:tmpl w:val="2C74D844"/>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abstractNum w:abstractNumId="1" w15:restartNumberingAfterBreak="0">
    <w:nsid w:val="43637F35"/>
    <w:multiLevelType w:val="hybridMultilevel"/>
    <w:tmpl w:val="2DEAF91E"/>
    <w:lvl w:ilvl="0" w:tplc="84063C3E">
      <w:start w:val="1"/>
      <w:numFmt w:val="decimal"/>
      <w:lvlText w:val="%1)"/>
      <w:lvlJc w:val="left"/>
      <w:pPr>
        <w:ind w:left="720" w:hanging="360"/>
      </w:pPr>
      <w:rPr>
        <w:rFonts w:ascii="Calibri" w:eastAsia="Calibri" w:hAnsi="Calibri" w:cs="Calibri"/>
        <w:b/>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afael Aldaz">
    <w15:presenceInfo w15:providerId="AD" w15:userId="S::raldaz@soraa.com::2cbb0c8c-a659-4254-badc-1b8a8293d9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58C"/>
    <w:rsid w:val="00010559"/>
    <w:rsid w:val="00104528"/>
    <w:rsid w:val="001C5039"/>
    <w:rsid w:val="00262013"/>
    <w:rsid w:val="003024D2"/>
    <w:rsid w:val="003532D2"/>
    <w:rsid w:val="00386CAC"/>
    <w:rsid w:val="0048558C"/>
    <w:rsid w:val="007F1DBC"/>
    <w:rsid w:val="008114E8"/>
    <w:rsid w:val="00857FC8"/>
    <w:rsid w:val="00902DCF"/>
    <w:rsid w:val="00AF4E56"/>
    <w:rsid w:val="00B91EF6"/>
    <w:rsid w:val="00C62A43"/>
    <w:rsid w:val="00EC1D56"/>
    <w:rsid w:val="00F12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EFF403"/>
  <w15:docId w15:val="{7ABD5418-042C-0346-ADB7-5E493FDF9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010559"/>
    <w:pPr>
      <w:ind w:left="720"/>
      <w:contextualSpacing/>
    </w:pPr>
  </w:style>
  <w:style w:type="paragraph" w:styleId="BalloonText">
    <w:name w:val="Balloon Text"/>
    <w:basedOn w:val="Normal"/>
    <w:link w:val="BalloonTextChar"/>
    <w:uiPriority w:val="99"/>
    <w:semiHidden/>
    <w:unhideWhenUsed/>
    <w:rsid w:val="00386CAC"/>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86CAC"/>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f.stanford.edu/labmembers/ManualII.pdf" TargetMode="Externa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yperlink" Target="https://ehs.stanford.edu/forms-tools/stanford-storage-groups" TargetMode="External"/><Relationship Id="rId4" Type="http://schemas.openxmlformats.org/officeDocument/2006/relationships/settings" Target="settings.xml"/><Relationship Id="rId9" Type="http://schemas.openxmlformats.org/officeDocument/2006/relationships/hyperlink" Target="https://ehs.stanford.edu/forms-tools/stanford-storage-group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0C9059-958D-0A44-B97E-1D31A5120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658</Words>
  <Characters>3753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6</cp:revision>
  <dcterms:created xsi:type="dcterms:W3CDTF">2019-11-13T17:43:00Z</dcterms:created>
  <dcterms:modified xsi:type="dcterms:W3CDTF">2019-11-13T21:13:00Z</dcterms:modified>
</cp:coreProperties>
</file>